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FBC2" w14:textId="6BB0E1EE" w:rsidR="00F43969" w:rsidRDefault="000C14B7" w:rsidP="002A054E">
      <w:pPr>
        <w:spacing w:after="0" w:line="360" w:lineRule="auto"/>
        <w:ind w:firstLine="851"/>
        <w:rPr>
          <w:rFonts w:ascii="Arial Nova Cond" w:hAnsi="Arial Nova Cond"/>
          <w:b/>
          <w:bCs/>
          <w:sz w:val="24"/>
          <w:szCs w:val="24"/>
        </w:rPr>
      </w:pPr>
      <w:commentRangeStart w:id="0"/>
      <w:r w:rsidRPr="000C14B7">
        <w:rPr>
          <w:rFonts w:ascii="Arial Nova Cond" w:hAnsi="Arial Nova Cond"/>
          <w:b/>
          <w:bCs/>
          <w:sz w:val="24"/>
          <w:szCs w:val="24"/>
        </w:rPr>
        <w:t xml:space="preserve">AO JUÍZO DA </w:t>
      </w:r>
      <w:r w:rsidR="00BD2DE0">
        <w:rPr>
          <w:rFonts w:ascii="Arial Nova Cond" w:hAnsi="Arial Nova Cond"/>
          <w:b/>
          <w:bCs/>
          <w:sz w:val="24"/>
          <w:szCs w:val="24"/>
        </w:rPr>
        <w:t>_</w:t>
      </w:r>
      <w:r w:rsidRPr="000C14B7">
        <w:rPr>
          <w:rFonts w:ascii="Arial Nova Cond" w:hAnsi="Arial Nova Cond"/>
          <w:b/>
          <w:bCs/>
          <w:sz w:val="24"/>
          <w:szCs w:val="24"/>
        </w:rPr>
        <w:t xml:space="preserve"> VARA CÍVEL DA COMARCA DE ITAJAÍ/SC</w:t>
      </w:r>
      <w:commentRangeEnd w:id="0"/>
      <w:r w:rsidR="00745DF4">
        <w:rPr>
          <w:rStyle w:val="Refdecomentrio"/>
          <w:rFonts w:ascii="Arial Nova Cond" w:hAnsi="Arial Nova Cond"/>
          <w:b/>
          <w:bCs/>
          <w:sz w:val="24"/>
          <w:szCs w:val="24"/>
        </w:rPr>
        <w:commentReference w:id="0"/>
      </w:r>
    </w:p>
    <w:p w14:paraId="73420F9B" w14:textId="77777777" w:rsidR="000C14B7" w:rsidRDefault="000C14B7" w:rsidP="00BD2DE0">
      <w:pPr>
        <w:spacing w:after="0" w:line="360" w:lineRule="auto"/>
        <w:rPr>
          <w:rFonts w:ascii="Arial Nova Cond" w:hAnsi="Arial Nova Cond"/>
          <w:b/>
          <w:bCs/>
          <w:sz w:val="24"/>
          <w:szCs w:val="24"/>
        </w:rPr>
      </w:pPr>
    </w:p>
    <w:p w14:paraId="2FCFB1D9" w14:textId="77777777" w:rsidR="00BD2DE0" w:rsidRDefault="00BD2DE0" w:rsidP="00BD2DE0">
      <w:pPr>
        <w:spacing w:after="0" w:line="360" w:lineRule="auto"/>
        <w:rPr>
          <w:rFonts w:ascii="Arial Nova Cond" w:hAnsi="Arial Nova Cond"/>
          <w:b/>
          <w:bCs/>
          <w:sz w:val="24"/>
          <w:szCs w:val="24"/>
        </w:rPr>
      </w:pPr>
    </w:p>
    <w:p w14:paraId="24AA70FD" w14:textId="77777777" w:rsidR="00C3617F" w:rsidRPr="00C3617F" w:rsidRDefault="00C3617F" w:rsidP="00C3617F">
      <w:pPr>
        <w:spacing w:after="0" w:line="360" w:lineRule="auto"/>
        <w:ind w:left="2268"/>
        <w:jc w:val="both"/>
        <w:rPr>
          <w:rFonts w:ascii="Arial Nova Cond" w:hAnsi="Arial Nova Cond"/>
          <w:b/>
          <w:bCs/>
          <w:sz w:val="24"/>
          <w:szCs w:val="24"/>
        </w:rPr>
      </w:pPr>
      <w:r w:rsidRPr="00C3617F">
        <w:rPr>
          <w:rFonts w:ascii="Arial Nova Cond" w:hAnsi="Arial Nova Cond"/>
          <w:b/>
          <w:bCs/>
          <w:sz w:val="24"/>
          <w:szCs w:val="24"/>
        </w:rPr>
        <w:t>OFFICE SHOW MOVEIS CORPORATIVOS PARA ESCRITORIOS</w:t>
      </w:r>
    </w:p>
    <w:p w14:paraId="773D5CB9" w14:textId="403D4D81" w:rsidR="00BD2DE0" w:rsidRDefault="00C3617F" w:rsidP="00C3617F">
      <w:pPr>
        <w:spacing w:after="0" w:line="360" w:lineRule="auto"/>
        <w:ind w:left="2268"/>
        <w:jc w:val="both"/>
        <w:rPr>
          <w:rFonts w:ascii="Arial Nova Cond" w:hAnsi="Arial Nova Cond"/>
          <w:sz w:val="24"/>
          <w:szCs w:val="24"/>
        </w:rPr>
      </w:pPr>
      <w:r w:rsidRPr="00C3617F">
        <w:rPr>
          <w:rFonts w:ascii="Arial Nova Cond" w:hAnsi="Arial Nova Cond"/>
          <w:b/>
          <w:bCs/>
          <w:sz w:val="24"/>
          <w:szCs w:val="24"/>
        </w:rPr>
        <w:t>LTDA.,</w:t>
      </w:r>
      <w:r w:rsidRPr="00C3617F">
        <w:rPr>
          <w:rFonts w:ascii="Arial Nova Cond" w:hAnsi="Arial Nova Cond"/>
          <w:sz w:val="24"/>
          <w:szCs w:val="24"/>
        </w:rPr>
        <w:t xml:space="preserve"> pessoa jurídica de direito privado, inscrita no CNPJ sob nº 21.205.561/0001-05, com sede na Rua São Cristóvão, nº 1097, bairro Cordeiros, no município de Itajaí/SC – CEP: 88310-161, vem, por sua procuradora que esta subscreve, com fulcro no art. 700 do CPC, propor a presente</w:t>
      </w:r>
    </w:p>
    <w:p w14:paraId="78C098C7" w14:textId="77777777" w:rsidR="00C3617F" w:rsidRPr="00C3617F" w:rsidRDefault="00C3617F" w:rsidP="00C3617F">
      <w:pPr>
        <w:spacing w:after="0" w:line="360" w:lineRule="auto"/>
        <w:ind w:left="2268"/>
        <w:jc w:val="both"/>
        <w:rPr>
          <w:rFonts w:ascii="Arial Nova Cond" w:hAnsi="Arial Nova Cond"/>
          <w:sz w:val="24"/>
          <w:szCs w:val="24"/>
        </w:rPr>
      </w:pPr>
    </w:p>
    <w:p w14:paraId="04ADE885" w14:textId="3BF10154" w:rsidR="00BD2DE0" w:rsidRDefault="00C3617F" w:rsidP="00BD2DE0">
      <w:pPr>
        <w:spacing w:after="0" w:line="360" w:lineRule="auto"/>
        <w:ind w:left="2268"/>
        <w:jc w:val="center"/>
        <w:rPr>
          <w:rFonts w:ascii="Arial Nova Cond" w:hAnsi="Arial Nova Cond"/>
          <w:b/>
          <w:bCs/>
          <w:sz w:val="24"/>
          <w:szCs w:val="24"/>
        </w:rPr>
      </w:pPr>
      <w:r w:rsidRPr="00C3617F">
        <w:rPr>
          <w:rFonts w:ascii="Arial Nova Cond" w:hAnsi="Arial Nova Cond"/>
          <w:b/>
          <w:bCs/>
          <w:sz w:val="24"/>
          <w:szCs w:val="24"/>
        </w:rPr>
        <w:t>AÇÃO MONITÓRIA</w:t>
      </w:r>
    </w:p>
    <w:p w14:paraId="15F82D91" w14:textId="77777777" w:rsidR="00BD2DE0" w:rsidRPr="00BD2DE0" w:rsidRDefault="00BD2DE0" w:rsidP="00BD2DE0">
      <w:pPr>
        <w:spacing w:after="0" w:line="360" w:lineRule="auto"/>
        <w:ind w:left="2268"/>
        <w:jc w:val="center"/>
        <w:rPr>
          <w:rFonts w:ascii="Arial Nova Cond" w:hAnsi="Arial Nova Cond"/>
          <w:b/>
          <w:bCs/>
          <w:sz w:val="24"/>
          <w:szCs w:val="24"/>
        </w:rPr>
      </w:pPr>
    </w:p>
    <w:p w14:paraId="6DD0819C" w14:textId="3B94795C" w:rsidR="006466B8" w:rsidRPr="00BD2DE0" w:rsidRDefault="00BD2DE0" w:rsidP="00C3617F">
      <w:pPr>
        <w:spacing w:after="0" w:line="360" w:lineRule="auto"/>
        <w:ind w:left="2268"/>
        <w:jc w:val="both"/>
        <w:rPr>
          <w:rFonts w:ascii="Arial Nova Cond" w:hAnsi="Arial Nova Cond"/>
          <w:sz w:val="24"/>
          <w:szCs w:val="24"/>
        </w:rPr>
      </w:pPr>
      <w:r w:rsidRPr="00BD2DE0">
        <w:rPr>
          <w:rFonts w:ascii="Arial Nova Cond" w:hAnsi="Arial Nova Cond"/>
          <w:sz w:val="24"/>
          <w:szCs w:val="24"/>
        </w:rPr>
        <w:t>em face de</w:t>
      </w:r>
      <w:r>
        <w:rPr>
          <w:rFonts w:ascii="Arial Nova Cond" w:hAnsi="Arial Nova Cond"/>
          <w:sz w:val="24"/>
          <w:szCs w:val="24"/>
        </w:rPr>
        <w:t xml:space="preserve"> </w:t>
      </w:r>
      <w:r w:rsidR="00C3617F" w:rsidRPr="00C3617F">
        <w:rPr>
          <w:rFonts w:ascii="Arial Nova Cond" w:hAnsi="Arial Nova Cond"/>
          <w:b/>
          <w:bCs/>
          <w:sz w:val="24"/>
          <w:szCs w:val="24"/>
        </w:rPr>
        <w:t>ALMMA DESIGN IMPORTAÇÃO E EXPORTAÇÃO DE</w:t>
      </w:r>
      <w:r w:rsidR="00C3617F">
        <w:rPr>
          <w:rFonts w:ascii="Arial Nova Cond" w:hAnsi="Arial Nova Cond"/>
          <w:b/>
          <w:bCs/>
          <w:sz w:val="24"/>
          <w:szCs w:val="24"/>
        </w:rPr>
        <w:t xml:space="preserve"> </w:t>
      </w:r>
      <w:r w:rsidR="00C3617F" w:rsidRPr="00C3617F">
        <w:rPr>
          <w:rFonts w:ascii="Arial Nova Cond" w:hAnsi="Arial Nova Cond"/>
          <w:b/>
          <w:bCs/>
          <w:sz w:val="24"/>
          <w:szCs w:val="24"/>
        </w:rPr>
        <w:t>MATERIAIS DE CONSTRUÇÃO</w:t>
      </w:r>
      <w:r w:rsidR="00C3617F" w:rsidRPr="00C3617F">
        <w:rPr>
          <w:rFonts w:ascii="Arial Nova Cond" w:hAnsi="Arial Nova Cond"/>
          <w:sz w:val="24"/>
          <w:szCs w:val="24"/>
        </w:rPr>
        <w:t>, pessoa jurídica de direito privado,</w:t>
      </w:r>
      <w:r w:rsidR="00C3617F">
        <w:rPr>
          <w:rFonts w:ascii="Arial Nova Cond" w:hAnsi="Arial Nova Cond"/>
          <w:sz w:val="24"/>
          <w:szCs w:val="24"/>
        </w:rPr>
        <w:t xml:space="preserve"> </w:t>
      </w:r>
      <w:r w:rsidR="00C3617F" w:rsidRPr="00C3617F">
        <w:rPr>
          <w:rFonts w:ascii="Arial Nova Cond" w:hAnsi="Arial Nova Cond"/>
          <w:sz w:val="24"/>
          <w:szCs w:val="24"/>
        </w:rPr>
        <w:t>inscrita no CNPJ sob nº 31.738.838/0001-00, com sede na</w:t>
      </w:r>
      <w:r w:rsidR="00C3617F">
        <w:rPr>
          <w:rFonts w:ascii="Arial Nova Cond" w:hAnsi="Arial Nova Cond"/>
          <w:sz w:val="24"/>
          <w:szCs w:val="24"/>
        </w:rPr>
        <w:t xml:space="preserve"> </w:t>
      </w:r>
      <w:r w:rsidR="00C3617F" w:rsidRPr="00C3617F">
        <w:rPr>
          <w:rFonts w:ascii="Arial Nova Cond" w:hAnsi="Arial Nova Cond"/>
          <w:sz w:val="24"/>
          <w:szCs w:val="24"/>
        </w:rPr>
        <w:t>Rodovia Jorge Lacerda, nº 1295, galpão 10, sala 01, bairro</w:t>
      </w:r>
      <w:r w:rsidR="00C3617F">
        <w:rPr>
          <w:rFonts w:ascii="Arial Nova Cond" w:hAnsi="Arial Nova Cond"/>
          <w:sz w:val="24"/>
          <w:szCs w:val="24"/>
        </w:rPr>
        <w:t xml:space="preserve"> </w:t>
      </w:r>
      <w:r w:rsidR="00C3617F" w:rsidRPr="00C3617F">
        <w:rPr>
          <w:rFonts w:ascii="Arial Nova Cond" w:hAnsi="Arial Nova Cond"/>
          <w:sz w:val="24"/>
          <w:szCs w:val="24"/>
        </w:rPr>
        <w:t>Espinheiros, no município de Itajaí/SC – CEP: 88317-902, pelos</w:t>
      </w:r>
      <w:r w:rsidR="00C3617F">
        <w:rPr>
          <w:rFonts w:ascii="Arial Nova Cond" w:hAnsi="Arial Nova Cond"/>
          <w:sz w:val="24"/>
          <w:szCs w:val="24"/>
        </w:rPr>
        <w:t xml:space="preserve"> </w:t>
      </w:r>
      <w:r w:rsidR="00C3617F" w:rsidRPr="00C3617F">
        <w:rPr>
          <w:rFonts w:ascii="Arial Nova Cond" w:hAnsi="Arial Nova Cond"/>
          <w:sz w:val="24"/>
          <w:szCs w:val="24"/>
        </w:rPr>
        <w:t>fatos e fundamentos a seguir exposto</w:t>
      </w:r>
      <w:r w:rsidR="00C3617F">
        <w:rPr>
          <w:rFonts w:ascii="Arial Nova Cond" w:hAnsi="Arial Nova Cond"/>
          <w:sz w:val="24"/>
          <w:szCs w:val="24"/>
        </w:rPr>
        <w:t>s</w:t>
      </w:r>
      <w:r w:rsidR="006466B8">
        <w:rPr>
          <w:rFonts w:ascii="Arial Nova Cond" w:hAnsi="Arial Nova Cond"/>
          <w:sz w:val="24"/>
          <w:szCs w:val="24"/>
        </w:rPr>
        <w:t>.</w:t>
      </w:r>
    </w:p>
    <w:p w14:paraId="730938ED" w14:textId="343F4246" w:rsidR="00BD2DE0" w:rsidRPr="00D356B3" w:rsidRDefault="00BD2DE0" w:rsidP="005D61EB">
      <w:pPr>
        <w:spacing w:after="0" w:line="360" w:lineRule="auto"/>
        <w:ind w:left="2268"/>
        <w:jc w:val="both"/>
        <w:rPr>
          <w:rFonts w:ascii="Arial Nova Cond" w:hAnsi="Arial Nova Cond"/>
          <w:b/>
          <w:bCs/>
          <w:sz w:val="24"/>
          <w:szCs w:val="24"/>
        </w:rPr>
      </w:pPr>
    </w:p>
    <w:p w14:paraId="148CCE15" w14:textId="7562DAF3" w:rsidR="00D356B3" w:rsidRPr="00D356B3" w:rsidRDefault="00D356B3" w:rsidP="00D356B3">
      <w:pPr>
        <w:spacing w:after="0" w:line="360" w:lineRule="auto"/>
        <w:jc w:val="both"/>
        <w:rPr>
          <w:rFonts w:ascii="Arial Nova Cond" w:hAnsi="Arial Nova Cond"/>
          <w:b/>
          <w:bCs/>
          <w:sz w:val="24"/>
          <w:szCs w:val="24"/>
        </w:rPr>
      </w:pPr>
      <w:commentRangeStart w:id="1"/>
      <w:commentRangeStart w:id="2"/>
      <w:r w:rsidRPr="00D356B3">
        <w:rPr>
          <w:rFonts w:ascii="Arial Nova Cond" w:hAnsi="Arial Nova Cond"/>
          <w:b/>
          <w:bCs/>
          <w:sz w:val="24"/>
          <w:szCs w:val="24"/>
        </w:rPr>
        <w:t>I-DOS FATOS</w:t>
      </w:r>
      <w:commentRangeEnd w:id="1"/>
      <w:r w:rsidR="00745DF4" w:rsidRPr="00D356B3">
        <w:rPr>
          <w:rStyle w:val="Refdecomentrio"/>
          <w:rFonts w:ascii="Arial Nova Cond" w:hAnsi="Arial Nova Cond"/>
          <w:b/>
          <w:bCs/>
          <w:sz w:val="24"/>
          <w:szCs w:val="24"/>
        </w:rPr>
        <w:commentReference w:id="1"/>
      </w:r>
      <w:commentRangeEnd w:id="2"/>
      <w:r w:rsidR="00833733" w:rsidRPr="00D356B3">
        <w:rPr>
          <w:rStyle w:val="Refdecomentrio"/>
          <w:rFonts w:ascii="Arial Nova Cond" w:hAnsi="Arial Nova Cond"/>
          <w:b/>
          <w:bCs/>
          <w:sz w:val="24"/>
          <w:szCs w:val="24"/>
        </w:rPr>
        <w:commentReference w:id="2"/>
      </w:r>
    </w:p>
    <w:p w14:paraId="7872AECC" w14:textId="363B1B23" w:rsidR="00C14294" w:rsidRPr="00C14294" w:rsidRDefault="00C14294" w:rsidP="005D61EB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C14294">
        <w:rPr>
          <w:rFonts w:ascii="Arial Nova Cond" w:hAnsi="Arial Nova Cond"/>
          <w:sz w:val="24"/>
          <w:szCs w:val="24"/>
        </w:rPr>
        <w:t>A autora realizou venda de mercadorias à requerida, no âmbito de relação</w:t>
      </w:r>
      <w:r w:rsidR="005D61EB" w:rsidRPr="005D61EB">
        <w:rPr>
          <w:rFonts w:ascii="Arial Nova Cond" w:hAnsi="Arial Nova Cond"/>
          <w:sz w:val="24"/>
          <w:szCs w:val="24"/>
        </w:rPr>
        <w:t xml:space="preserve"> </w:t>
      </w:r>
      <w:r w:rsidRPr="00C14294">
        <w:rPr>
          <w:rFonts w:ascii="Arial Nova Cond" w:hAnsi="Arial Nova Cond"/>
          <w:sz w:val="24"/>
          <w:szCs w:val="24"/>
        </w:rPr>
        <w:t>comercial regular entre as partes.</w:t>
      </w:r>
    </w:p>
    <w:p w14:paraId="62A8BD5F" w14:textId="0F24F194" w:rsidR="00C14294" w:rsidRPr="00C14294" w:rsidRDefault="00C14294" w:rsidP="005D61EB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C14294">
        <w:rPr>
          <w:rFonts w:ascii="Arial Nova Cond" w:hAnsi="Arial Nova Cond"/>
          <w:sz w:val="24"/>
          <w:szCs w:val="24"/>
        </w:rPr>
        <w:t>Como contraprestação, foi emitido boleto bancário no valor de R$</w:t>
      </w:r>
      <w:ins w:id="3" w:author="Patricia Martins" w:date="2026-03-12T14:49:00Z" w16du:dateUtc="2026-03-12T17:49:00Z">
        <w:r w:rsidR="00745DF4">
          <w:rPr>
            <w:rFonts w:ascii="Arial Nova Cond" w:hAnsi="Arial Nova Cond"/>
            <w:sz w:val="24"/>
            <w:szCs w:val="24"/>
          </w:rPr>
          <w:t xml:space="preserve"> </w:t>
        </w:r>
      </w:ins>
      <w:r w:rsidR="00680951">
        <w:rPr>
          <w:rFonts w:ascii="Arial Nova Cond" w:hAnsi="Arial Nova Cond"/>
          <w:sz w:val="24"/>
          <w:szCs w:val="24"/>
        </w:rPr>
        <w:t>636,78 (seiscentos e trinta e seis reais e setenta e oito centavos)</w:t>
      </w:r>
      <w:r w:rsidRPr="00C14294">
        <w:rPr>
          <w:rFonts w:ascii="Arial Nova Cond" w:hAnsi="Arial Nova Cond"/>
          <w:sz w:val="24"/>
          <w:szCs w:val="24"/>
        </w:rPr>
        <w:t>, com vencimento em</w:t>
      </w:r>
      <w:r w:rsidR="00680951">
        <w:rPr>
          <w:rFonts w:ascii="Arial Nova Cond" w:hAnsi="Arial Nova Cond"/>
          <w:b/>
          <w:bCs/>
          <w:sz w:val="24"/>
          <w:szCs w:val="24"/>
        </w:rPr>
        <w:t xml:space="preserve"> 17/09/2025</w:t>
      </w:r>
      <w:r w:rsidRPr="00C14294">
        <w:rPr>
          <w:rFonts w:ascii="Arial Nova Cond" w:hAnsi="Arial Nova Cond"/>
          <w:sz w:val="24"/>
          <w:szCs w:val="24"/>
        </w:rPr>
        <w:t>.</w:t>
      </w:r>
    </w:p>
    <w:p w14:paraId="7E75C9B0" w14:textId="77777777" w:rsidR="00C14294" w:rsidRDefault="00C14294" w:rsidP="0068095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C14294">
        <w:rPr>
          <w:rFonts w:ascii="Arial Nova Cond" w:hAnsi="Arial Nova Cond"/>
          <w:sz w:val="24"/>
          <w:szCs w:val="24"/>
        </w:rPr>
        <w:t>O título não foi adimplido, tendo sido regularmente protestado, conforme certidão anexa.</w:t>
      </w:r>
    </w:p>
    <w:p w14:paraId="1AD1D9D1" w14:textId="71173115" w:rsidR="00A73D13" w:rsidRDefault="00A73D13" w:rsidP="0068095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A73D13">
        <w:rPr>
          <w:rFonts w:ascii="Arial Nova Cond" w:hAnsi="Arial Nova Cond"/>
          <w:sz w:val="24"/>
          <w:szCs w:val="24"/>
        </w:rPr>
        <w:t xml:space="preserve">O valor atualizado do débito perfaz </w:t>
      </w:r>
      <w:r w:rsidRPr="00A73D13">
        <w:rPr>
          <w:rFonts w:ascii="Arial Nova Cond" w:hAnsi="Arial Nova Cond"/>
          <w:b/>
          <w:bCs/>
          <w:sz w:val="24"/>
          <w:szCs w:val="24"/>
        </w:rPr>
        <w:t>R$ 776,87 (setecentos e setenta e seis reais e oitenta e sete centavos)</w:t>
      </w:r>
      <w:r w:rsidRPr="00A73D13">
        <w:rPr>
          <w:rFonts w:ascii="Arial Nova Cond" w:hAnsi="Arial Nova Cond"/>
          <w:sz w:val="24"/>
          <w:szCs w:val="24"/>
        </w:rPr>
        <w:t>, conforme memória de cálculo que acompanha a inicial.</w:t>
      </w:r>
    </w:p>
    <w:p w14:paraId="3E05B481" w14:textId="394857F6" w:rsidR="00A73D13" w:rsidRDefault="00A73D13" w:rsidP="0068095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A73D13">
        <w:rPr>
          <w:rFonts w:ascii="Arial Nova Cond" w:hAnsi="Arial Nova Cond"/>
          <w:sz w:val="24"/>
          <w:szCs w:val="24"/>
        </w:rPr>
        <w:lastRenderedPageBreak/>
        <w:t>Nos termos do art. 700 do CPC, a ação monitória é cabível quando o credor dispõe de prova escrita sem eficácia de título executivo. O boleto bancário acompanhado do instrumento de protesto constitui prova idônea da obrigação inadimplida, sendo o débito líquido, certo e exigível.</w:t>
      </w:r>
    </w:p>
    <w:p w14:paraId="3CBA101D" w14:textId="77777777" w:rsidR="00A73D13" w:rsidRPr="00A73D13" w:rsidRDefault="00A73D13" w:rsidP="00A73D13">
      <w:pPr>
        <w:spacing w:after="0" w:line="360" w:lineRule="auto"/>
        <w:jc w:val="both"/>
        <w:rPr>
          <w:rFonts w:ascii="Arial Nova Cond" w:hAnsi="Arial Nova Cond"/>
          <w:b/>
          <w:bCs/>
          <w:sz w:val="24"/>
          <w:szCs w:val="24"/>
        </w:rPr>
      </w:pPr>
    </w:p>
    <w:p w14:paraId="7B9E382C" w14:textId="3E96B218" w:rsidR="00A73D13" w:rsidRPr="00A73D13" w:rsidRDefault="00D356B3" w:rsidP="00A73D13">
      <w:pPr>
        <w:spacing w:after="0" w:line="360" w:lineRule="auto"/>
        <w:jc w:val="both"/>
        <w:rPr>
          <w:rFonts w:ascii="Arial Nova Cond" w:hAnsi="Arial Nova Cond"/>
          <w:b/>
          <w:bCs/>
          <w:sz w:val="24"/>
          <w:szCs w:val="24"/>
        </w:rPr>
      </w:pPr>
      <w:commentRangeStart w:id="4"/>
      <w:r>
        <w:rPr>
          <w:rFonts w:ascii="Arial Nova Cond" w:hAnsi="Arial Nova Cond"/>
          <w:b/>
          <w:bCs/>
          <w:sz w:val="24"/>
          <w:szCs w:val="24"/>
        </w:rPr>
        <w:t>II-</w:t>
      </w:r>
      <w:r w:rsidR="00A73D13" w:rsidRPr="00A73D13">
        <w:rPr>
          <w:rFonts w:ascii="Arial Nova Cond" w:hAnsi="Arial Nova Cond"/>
          <w:b/>
          <w:bCs/>
          <w:sz w:val="24"/>
          <w:szCs w:val="24"/>
        </w:rPr>
        <w:t>DA CONEXÃO</w:t>
      </w:r>
      <w:commentRangeEnd w:id="4"/>
      <w:r w:rsidR="00745DF4" w:rsidRPr="00A73D13">
        <w:rPr>
          <w:rStyle w:val="Refdecomentrio"/>
          <w:rFonts w:ascii="Arial Nova Cond" w:hAnsi="Arial Nova Cond"/>
          <w:b/>
          <w:bCs/>
          <w:sz w:val="24"/>
          <w:szCs w:val="24"/>
        </w:rPr>
        <w:commentReference w:id="4"/>
      </w:r>
    </w:p>
    <w:p w14:paraId="5EE92FDC" w14:textId="77777777" w:rsidR="00680951" w:rsidRPr="00C14294" w:rsidRDefault="00C14294" w:rsidP="00EC1503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C14294">
        <w:rPr>
          <w:rFonts w:ascii="Arial Nova Cond" w:hAnsi="Arial Nova Cond"/>
          <w:sz w:val="24"/>
          <w:szCs w:val="24"/>
        </w:rPr>
        <w:t xml:space="preserve">Registra-se que </w:t>
      </w:r>
      <w:r w:rsidR="00680951">
        <w:rPr>
          <w:rFonts w:ascii="Arial Nova Cond" w:hAnsi="Arial Nova Cond"/>
          <w:sz w:val="24"/>
          <w:szCs w:val="24"/>
        </w:rPr>
        <w:t>h</w:t>
      </w:r>
      <w:r w:rsidR="00680951" w:rsidRPr="00680951">
        <w:rPr>
          <w:rFonts w:ascii="Arial Nova Cond" w:hAnsi="Arial Nova Cond"/>
          <w:sz w:val="24"/>
          <w:szCs w:val="24"/>
        </w:rPr>
        <w:t xml:space="preserve">á identidade de partes e de causa de pedir com a Ação Monitória nº </w:t>
      </w:r>
      <w:r w:rsidR="00680951" w:rsidRPr="00680951">
        <w:rPr>
          <w:rFonts w:ascii="Arial Nova Cond" w:hAnsi="Arial Nova Cond"/>
          <w:b/>
          <w:bCs/>
          <w:sz w:val="24"/>
          <w:szCs w:val="24"/>
        </w:rPr>
        <w:t>5027192-98.2025.8.24.0033/SC</w:t>
      </w:r>
      <w:r w:rsidRPr="00C14294">
        <w:rPr>
          <w:rFonts w:ascii="Arial Nova Cond" w:hAnsi="Arial Nova Cond"/>
          <w:sz w:val="24"/>
          <w:szCs w:val="24"/>
        </w:rPr>
        <w:t xml:space="preserve">, em trâmite perante </w:t>
      </w:r>
      <w:r w:rsidR="00680951">
        <w:rPr>
          <w:rFonts w:ascii="Arial Nova Cond" w:hAnsi="Arial Nova Cond"/>
          <w:sz w:val="24"/>
          <w:szCs w:val="24"/>
        </w:rPr>
        <w:t>o</w:t>
      </w:r>
      <w:r w:rsidRPr="00C14294">
        <w:rPr>
          <w:rFonts w:ascii="Arial Nova Cond" w:hAnsi="Arial Nova Cond"/>
          <w:sz w:val="24"/>
          <w:szCs w:val="24"/>
        </w:rPr>
        <w:t xml:space="preserve"> Juízo</w:t>
      </w:r>
      <w:r w:rsidR="00680951">
        <w:rPr>
          <w:rFonts w:ascii="Arial Nova Cond" w:hAnsi="Arial Nova Cond"/>
          <w:sz w:val="24"/>
          <w:szCs w:val="24"/>
        </w:rPr>
        <w:t xml:space="preserve"> da 2ª vara Cível de Itajaí. </w:t>
      </w:r>
      <w:r w:rsidR="00680951" w:rsidRPr="00C14294">
        <w:rPr>
          <w:rFonts w:ascii="Arial Nova Cond" w:hAnsi="Arial Nova Cond"/>
          <w:sz w:val="24"/>
          <w:szCs w:val="24"/>
        </w:rPr>
        <w:t>Ambas as ações decorrem da mesma relação contratual de compra e venda mercantil, diferenciando-se apenas quanto aos títulos inadimplidos.</w:t>
      </w:r>
    </w:p>
    <w:p w14:paraId="43D9CDCF" w14:textId="018A73C9" w:rsidR="00680951" w:rsidRDefault="00680951" w:rsidP="0068095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C14294">
        <w:rPr>
          <w:rFonts w:ascii="Arial Nova Cond" w:hAnsi="Arial Nova Cond"/>
          <w:sz w:val="24"/>
          <w:szCs w:val="24"/>
        </w:rPr>
        <w:t>Dessa forma, requer-se o reconhecimento da conexão e a reunião dos feitos para julgamento conjunto</w:t>
      </w:r>
      <w:r>
        <w:rPr>
          <w:rFonts w:ascii="Arial Nova Cond" w:hAnsi="Arial Nova Cond"/>
          <w:sz w:val="24"/>
          <w:szCs w:val="24"/>
        </w:rPr>
        <w:t>.</w:t>
      </w:r>
    </w:p>
    <w:p w14:paraId="0E0E3A06" w14:textId="213D83DC" w:rsidR="00EC1503" w:rsidRDefault="00EC1503" w:rsidP="0068095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EC1503">
        <w:rPr>
          <w:rFonts w:ascii="Arial Nova Cond" w:hAnsi="Arial Nova Cond"/>
          <w:sz w:val="24"/>
          <w:szCs w:val="24"/>
        </w:rPr>
        <w:t>Diante do inadimplemento da obrigação, devidamente comprovado por prova escrita idônea, não resta alternativa à autora senão o ajuizamento da presente ação monitória para constituição do título executivo judicial, reiterando-se o pedido de reconhecimento da conexão com a Ação Monitória nº 5027192-98.2025.8.24.0033/SC, a fim de assegurar julgamento conjunto e evitar decisões conflitantes.</w:t>
      </w:r>
    </w:p>
    <w:p w14:paraId="779C19B1" w14:textId="77777777" w:rsidR="00680951" w:rsidRPr="00C14294" w:rsidRDefault="00680951" w:rsidP="0068095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</w:p>
    <w:p w14:paraId="6AED3FCB" w14:textId="56CCA0DA" w:rsidR="00C14294" w:rsidRPr="00C14294" w:rsidRDefault="00D356B3" w:rsidP="005D61EB">
      <w:pPr>
        <w:spacing w:after="0" w:line="360" w:lineRule="auto"/>
        <w:jc w:val="both"/>
        <w:rPr>
          <w:rFonts w:ascii="Arial Nova Cond" w:hAnsi="Arial Nova Cond"/>
          <w:b/>
          <w:bCs/>
          <w:sz w:val="24"/>
          <w:szCs w:val="24"/>
        </w:rPr>
      </w:pPr>
      <w:commentRangeStart w:id="5"/>
      <w:r>
        <w:rPr>
          <w:rFonts w:ascii="Arial Nova Cond" w:hAnsi="Arial Nova Cond"/>
          <w:b/>
          <w:bCs/>
          <w:sz w:val="24"/>
          <w:szCs w:val="24"/>
        </w:rPr>
        <w:t>III-</w:t>
      </w:r>
      <w:r w:rsidR="00C14294" w:rsidRPr="00C14294">
        <w:rPr>
          <w:rFonts w:ascii="Arial Nova Cond" w:hAnsi="Arial Nova Cond"/>
          <w:b/>
          <w:bCs/>
          <w:sz w:val="24"/>
          <w:szCs w:val="24"/>
        </w:rPr>
        <w:t xml:space="preserve"> DOS PEDIDOS</w:t>
      </w:r>
    </w:p>
    <w:p w14:paraId="2AB546C8" w14:textId="77777777" w:rsidR="00C14294" w:rsidRDefault="00C14294" w:rsidP="005D61EB">
      <w:p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C14294">
        <w:rPr>
          <w:rFonts w:ascii="Arial Nova Cond" w:hAnsi="Arial Nova Cond"/>
          <w:sz w:val="24"/>
          <w:szCs w:val="24"/>
        </w:rPr>
        <w:t>Diante do exposto, requer:</w:t>
      </w:r>
      <w:commentRangeEnd w:id="5"/>
      <w:r w:rsidR="00745DF4">
        <w:rPr>
          <w:rStyle w:val="Refdecomentrio"/>
          <w:rFonts w:ascii="Arial Nova Cond" w:hAnsi="Arial Nova Cond"/>
          <w:sz w:val="24"/>
          <w:szCs w:val="24"/>
        </w:rPr>
        <w:commentReference w:id="5"/>
      </w:r>
    </w:p>
    <w:p w14:paraId="205F4DBC" w14:textId="77777777" w:rsidR="00EC1503" w:rsidRPr="00C14294" w:rsidRDefault="00EC1503" w:rsidP="005D61EB">
      <w:p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</w:p>
    <w:p w14:paraId="26C8772D" w14:textId="69DA71C6" w:rsidR="009677CD" w:rsidRDefault="00C14294" w:rsidP="00EC1503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C14294">
        <w:rPr>
          <w:rFonts w:ascii="Arial Nova Cond" w:hAnsi="Arial Nova Cond"/>
          <w:sz w:val="24"/>
          <w:szCs w:val="24"/>
        </w:rPr>
        <w:t xml:space="preserve">a) </w:t>
      </w:r>
      <w:r w:rsidR="009677CD" w:rsidRPr="009677CD">
        <w:rPr>
          <w:rFonts w:ascii="Arial Nova Cond" w:hAnsi="Arial Nova Cond"/>
          <w:sz w:val="24"/>
          <w:szCs w:val="24"/>
        </w:rPr>
        <w:t xml:space="preserve">A expedição de mandado monitório para que a requerida efetue o pagamento da quantia de </w:t>
      </w:r>
      <w:r w:rsidR="009677CD" w:rsidRPr="009677CD">
        <w:rPr>
          <w:rFonts w:ascii="Arial Nova Cond" w:hAnsi="Arial Nova Cond"/>
          <w:b/>
          <w:bCs/>
          <w:sz w:val="24"/>
          <w:szCs w:val="24"/>
        </w:rPr>
        <w:t>R$ 776,87</w:t>
      </w:r>
      <w:r w:rsidR="009677CD" w:rsidRPr="009677CD">
        <w:rPr>
          <w:rFonts w:ascii="Arial Nova Cond" w:hAnsi="Arial Nova Cond"/>
          <w:sz w:val="24"/>
          <w:szCs w:val="24"/>
        </w:rPr>
        <w:t>, acrescida de atualização até o efetivo pagamento, ou apresente embargos no prazo legal;</w:t>
      </w:r>
    </w:p>
    <w:p w14:paraId="6BD09A53" w14:textId="75750EDF" w:rsidR="00C14294" w:rsidRPr="00C14294" w:rsidRDefault="00C14294" w:rsidP="00EC1503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C14294">
        <w:rPr>
          <w:rFonts w:ascii="Arial Nova Cond" w:hAnsi="Arial Nova Cond"/>
          <w:sz w:val="24"/>
          <w:szCs w:val="24"/>
        </w:rPr>
        <w:t>b) Não havendo pagamento ou sendo rejeitados os embargos, a constituição do título executivo judicial, nos termos do art. 701, §2º, do CPC;</w:t>
      </w:r>
    </w:p>
    <w:p w14:paraId="3CBD4C07" w14:textId="62F2118A" w:rsidR="00C14294" w:rsidRPr="00C14294" w:rsidRDefault="00C14294" w:rsidP="00EC1503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C14294">
        <w:rPr>
          <w:rFonts w:ascii="Arial Nova Cond" w:hAnsi="Arial Nova Cond"/>
          <w:sz w:val="24"/>
          <w:szCs w:val="24"/>
        </w:rPr>
        <w:t>c) O reconhecimento da conexão com a Ação Monitória nº 5027192-98.2025.8.24.0033/SC, com a consequente reunião dos processos;</w:t>
      </w:r>
      <w:r w:rsidR="0026315F">
        <w:rPr>
          <w:rFonts w:ascii="Arial Nova Cond" w:hAnsi="Arial Nova Cond"/>
          <w:sz w:val="24"/>
          <w:szCs w:val="24"/>
        </w:rPr>
        <w:t xml:space="preserve"> </w:t>
      </w:r>
    </w:p>
    <w:p w14:paraId="451A7558" w14:textId="77777777" w:rsidR="00C14294" w:rsidRPr="00C14294" w:rsidRDefault="00C14294" w:rsidP="00EC1503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C14294">
        <w:rPr>
          <w:rFonts w:ascii="Arial Nova Cond" w:hAnsi="Arial Nova Cond"/>
          <w:sz w:val="24"/>
          <w:szCs w:val="24"/>
        </w:rPr>
        <w:t>d) A condenação da requerida ao pagamento de honorários advocatícios e custas processuais;</w:t>
      </w:r>
    </w:p>
    <w:p w14:paraId="231491C7" w14:textId="77777777" w:rsidR="00C14294" w:rsidRPr="00C14294" w:rsidRDefault="00C14294" w:rsidP="00EC1503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C14294">
        <w:rPr>
          <w:rFonts w:ascii="Arial Nova Cond" w:hAnsi="Arial Nova Cond"/>
          <w:sz w:val="24"/>
          <w:szCs w:val="24"/>
        </w:rPr>
        <w:lastRenderedPageBreak/>
        <w:t>e) A produção de todas as provas admitidas em direito.</w:t>
      </w:r>
    </w:p>
    <w:p w14:paraId="67294CD7" w14:textId="0CAC6360" w:rsidR="00C14294" w:rsidRPr="00C14294" w:rsidRDefault="00C14294" w:rsidP="005D61EB">
      <w:p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</w:p>
    <w:p w14:paraId="23545668" w14:textId="71145972" w:rsidR="00C3617F" w:rsidRPr="005D61EB" w:rsidRDefault="00C3617F" w:rsidP="00680951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5D61EB">
        <w:rPr>
          <w:rFonts w:ascii="Arial Nova Cond" w:hAnsi="Arial Nova Cond"/>
          <w:sz w:val="24"/>
          <w:szCs w:val="24"/>
        </w:rPr>
        <w:t>Requer, desde já, para os fins de intimações e publicações no Diário da Justiça</w:t>
      </w:r>
    </w:p>
    <w:p w14:paraId="536DE151" w14:textId="2BF5B47B" w:rsidR="00C3617F" w:rsidRPr="005D61EB" w:rsidRDefault="00C3617F" w:rsidP="00680951">
      <w:p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5D61EB">
        <w:rPr>
          <w:rFonts w:ascii="Arial Nova Cond" w:hAnsi="Arial Nova Cond"/>
          <w:sz w:val="24"/>
          <w:szCs w:val="24"/>
        </w:rPr>
        <w:t>Eletrônico Nacional (DJEN), que TODAS AS PUBLICAÇÕES, independentemente da</w:t>
      </w:r>
      <w:r w:rsidR="00680951">
        <w:rPr>
          <w:rFonts w:ascii="Arial Nova Cond" w:hAnsi="Arial Nova Cond"/>
          <w:sz w:val="24"/>
          <w:szCs w:val="24"/>
        </w:rPr>
        <w:t xml:space="preserve"> </w:t>
      </w:r>
      <w:r w:rsidRPr="005D61EB">
        <w:rPr>
          <w:rFonts w:ascii="Arial Nova Cond" w:hAnsi="Arial Nova Cond"/>
          <w:sz w:val="24"/>
          <w:szCs w:val="24"/>
        </w:rPr>
        <w:t>natureza ou fase processual, sejam realizadas exclusivamente em nome de: MAYER</w:t>
      </w:r>
      <w:r w:rsidR="00680951">
        <w:rPr>
          <w:rFonts w:ascii="Arial Nova Cond" w:hAnsi="Arial Nova Cond"/>
          <w:sz w:val="24"/>
          <w:szCs w:val="24"/>
        </w:rPr>
        <w:t xml:space="preserve"> </w:t>
      </w:r>
      <w:r w:rsidRPr="005D61EB">
        <w:rPr>
          <w:rFonts w:ascii="Arial Nova Cond" w:hAnsi="Arial Nova Cond"/>
          <w:sz w:val="24"/>
          <w:szCs w:val="24"/>
        </w:rPr>
        <w:t>ALBANEZ SOCIEDADE DE ADVOGADOS – OAB/SC 2097 ou, alternativamente, em nome</w:t>
      </w:r>
    </w:p>
    <w:p w14:paraId="5C7AC130" w14:textId="17F9D0C5" w:rsidR="00C3617F" w:rsidRPr="005D61EB" w:rsidRDefault="00C3617F" w:rsidP="005D61EB">
      <w:p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r w:rsidRPr="005D61EB">
        <w:rPr>
          <w:rFonts w:ascii="Arial Nova Cond" w:hAnsi="Arial Nova Cond"/>
          <w:sz w:val="24"/>
          <w:szCs w:val="24"/>
        </w:rPr>
        <w:t>do advogado RAFAEL MAYER DA SILVA – OAB/SC 26015, E-mail:</w:t>
      </w:r>
      <w:r w:rsidR="00680951">
        <w:rPr>
          <w:rFonts w:ascii="Arial Nova Cond" w:hAnsi="Arial Nova Cond"/>
          <w:sz w:val="24"/>
          <w:szCs w:val="24"/>
        </w:rPr>
        <w:t xml:space="preserve"> </w:t>
      </w:r>
      <w:r w:rsidRPr="005D61EB">
        <w:rPr>
          <w:rFonts w:ascii="Arial Nova Cond" w:hAnsi="Arial Nova Cond"/>
          <w:sz w:val="24"/>
          <w:szCs w:val="24"/>
        </w:rPr>
        <w:t>falecom@mayeradvogados.adv.br. Tal requerimento tem por finalidade assegurar a</w:t>
      </w:r>
      <w:r w:rsidR="00680951">
        <w:rPr>
          <w:rFonts w:ascii="Arial Nova Cond" w:hAnsi="Arial Nova Cond"/>
          <w:sz w:val="24"/>
          <w:szCs w:val="24"/>
        </w:rPr>
        <w:t xml:space="preserve"> </w:t>
      </w:r>
      <w:r w:rsidRPr="005D61EB">
        <w:rPr>
          <w:rFonts w:ascii="Arial Nova Cond" w:hAnsi="Arial Nova Cond"/>
          <w:sz w:val="24"/>
          <w:szCs w:val="24"/>
        </w:rPr>
        <w:t>regular ciência dos atos processuais por este patronato, evitando nulidades processuais</w:t>
      </w:r>
      <w:r w:rsidR="00680951">
        <w:rPr>
          <w:rFonts w:ascii="Arial Nova Cond" w:hAnsi="Arial Nova Cond"/>
          <w:sz w:val="24"/>
          <w:szCs w:val="24"/>
        </w:rPr>
        <w:t xml:space="preserve"> </w:t>
      </w:r>
      <w:r w:rsidRPr="005D61EB">
        <w:rPr>
          <w:rFonts w:ascii="Arial Nova Cond" w:hAnsi="Arial Nova Cond"/>
          <w:sz w:val="24"/>
          <w:szCs w:val="24"/>
        </w:rPr>
        <w:t>decorrentes de publicações incorretas ou direcionadas a outros procuradores</w:t>
      </w:r>
      <w:r w:rsidR="00680951">
        <w:rPr>
          <w:rFonts w:ascii="Arial Nova Cond" w:hAnsi="Arial Nova Cond"/>
          <w:sz w:val="24"/>
          <w:szCs w:val="24"/>
        </w:rPr>
        <w:t xml:space="preserve"> </w:t>
      </w:r>
      <w:r w:rsidRPr="005D61EB">
        <w:rPr>
          <w:rFonts w:ascii="Arial Nova Cond" w:hAnsi="Arial Nova Cond"/>
          <w:sz w:val="24"/>
          <w:szCs w:val="24"/>
        </w:rPr>
        <w:t>eventualmente constituídos nos autos.</w:t>
      </w:r>
    </w:p>
    <w:p w14:paraId="51022301" w14:textId="77777777" w:rsidR="00C3617F" w:rsidRPr="005D61EB" w:rsidRDefault="00C3617F" w:rsidP="005D61EB">
      <w:p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</w:p>
    <w:p w14:paraId="29B45CE0" w14:textId="7AC485F4" w:rsidR="00C3617F" w:rsidRPr="005D61EB" w:rsidRDefault="00C3617F" w:rsidP="00465ACB">
      <w:pPr>
        <w:spacing w:after="0" w:line="360" w:lineRule="auto"/>
        <w:ind w:firstLine="708"/>
        <w:jc w:val="both"/>
        <w:rPr>
          <w:rFonts w:ascii="Arial Nova Cond" w:hAnsi="Arial Nova Cond"/>
          <w:sz w:val="24"/>
          <w:szCs w:val="24"/>
        </w:rPr>
      </w:pPr>
      <w:r w:rsidRPr="005D61EB">
        <w:rPr>
          <w:rFonts w:ascii="Arial Nova Cond" w:hAnsi="Arial Nova Cond"/>
          <w:sz w:val="24"/>
          <w:szCs w:val="24"/>
        </w:rPr>
        <w:t xml:space="preserve">Dá-se à causa o valor de </w:t>
      </w:r>
      <w:r w:rsidR="00EC1503" w:rsidRPr="00C14294">
        <w:rPr>
          <w:rFonts w:ascii="Arial Nova Cond" w:hAnsi="Arial Nova Cond"/>
          <w:sz w:val="24"/>
          <w:szCs w:val="24"/>
        </w:rPr>
        <w:t>R$</w:t>
      </w:r>
      <w:r w:rsidR="00EC1503">
        <w:rPr>
          <w:rFonts w:ascii="Arial Nova Cond" w:hAnsi="Arial Nova Cond"/>
          <w:sz w:val="24"/>
          <w:szCs w:val="24"/>
        </w:rPr>
        <w:t xml:space="preserve"> 776,87</w:t>
      </w:r>
      <w:r w:rsidRPr="005D61EB">
        <w:rPr>
          <w:rFonts w:ascii="Arial Nova Cond" w:hAnsi="Arial Nova Cond"/>
          <w:sz w:val="24"/>
          <w:szCs w:val="24"/>
        </w:rPr>
        <w:t xml:space="preserve"> (</w:t>
      </w:r>
      <w:r w:rsidR="00EC1503">
        <w:rPr>
          <w:rFonts w:ascii="Arial Nova Cond" w:hAnsi="Arial Nova Cond"/>
          <w:sz w:val="24"/>
          <w:szCs w:val="24"/>
        </w:rPr>
        <w:t xml:space="preserve">setecentos e </w:t>
      </w:r>
      <w:r w:rsidR="00C93395">
        <w:rPr>
          <w:rFonts w:ascii="Arial Nova Cond" w:hAnsi="Arial Nova Cond"/>
          <w:sz w:val="24"/>
          <w:szCs w:val="24"/>
        </w:rPr>
        <w:t xml:space="preserve">setenta e seis reais e oitenta e sete centavos), </w:t>
      </w:r>
      <w:r w:rsidRPr="005D61EB">
        <w:rPr>
          <w:rFonts w:ascii="Arial Nova Cond" w:hAnsi="Arial Nova Cond"/>
          <w:sz w:val="24"/>
          <w:szCs w:val="24"/>
        </w:rPr>
        <w:t>sujeito à atualização até a data do efetivo pagamento.</w:t>
      </w:r>
    </w:p>
    <w:p w14:paraId="2B9971CD" w14:textId="77777777" w:rsidR="00C3617F" w:rsidRPr="00C3617F" w:rsidRDefault="00C3617F" w:rsidP="00C3617F">
      <w:p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</w:p>
    <w:p w14:paraId="075BD438" w14:textId="77777777" w:rsidR="00C3617F" w:rsidRDefault="00C3617F" w:rsidP="00C3617F">
      <w:p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  <w:commentRangeStart w:id="6"/>
      <w:r w:rsidRPr="00C3617F">
        <w:rPr>
          <w:rFonts w:ascii="Arial Nova Cond" w:hAnsi="Arial Nova Cond"/>
          <w:sz w:val="24"/>
          <w:szCs w:val="24"/>
        </w:rPr>
        <w:t>Termos em que, pede deferimento.</w:t>
      </w:r>
      <w:commentRangeEnd w:id="6"/>
      <w:r w:rsidR="00745DF4">
        <w:rPr>
          <w:rStyle w:val="Refdecomentrio"/>
          <w:rFonts w:ascii="Arial Nova Cond" w:hAnsi="Arial Nova Cond"/>
          <w:sz w:val="24"/>
          <w:szCs w:val="24"/>
        </w:rPr>
        <w:commentReference w:id="6"/>
      </w:r>
    </w:p>
    <w:p w14:paraId="4251EAD3" w14:textId="77777777" w:rsidR="00C3617F" w:rsidRPr="00C3617F" w:rsidRDefault="00C3617F" w:rsidP="00C3617F">
      <w:pPr>
        <w:spacing w:after="0" w:line="360" w:lineRule="auto"/>
        <w:jc w:val="both"/>
        <w:rPr>
          <w:rFonts w:ascii="Arial Nova Cond" w:hAnsi="Arial Nova Cond"/>
          <w:sz w:val="24"/>
          <w:szCs w:val="24"/>
        </w:rPr>
      </w:pPr>
    </w:p>
    <w:p w14:paraId="68E92FD3" w14:textId="77777777" w:rsidR="00C3617F" w:rsidRPr="00C3617F" w:rsidRDefault="00C3617F" w:rsidP="00C3617F">
      <w:pPr>
        <w:spacing w:after="0" w:line="360" w:lineRule="auto"/>
        <w:jc w:val="center"/>
        <w:rPr>
          <w:rFonts w:ascii="Arial Nova Cond" w:hAnsi="Arial Nova Cond"/>
          <w:sz w:val="24"/>
          <w:szCs w:val="24"/>
        </w:rPr>
      </w:pPr>
      <w:r w:rsidRPr="00C3617F">
        <w:rPr>
          <w:rFonts w:ascii="Arial Nova Cond" w:hAnsi="Arial Nova Cond"/>
          <w:sz w:val="24"/>
          <w:szCs w:val="24"/>
        </w:rPr>
        <w:t>Itajaí/SC, datado eletronicamente.</w:t>
      </w:r>
    </w:p>
    <w:p w14:paraId="54DC966E" w14:textId="77777777" w:rsidR="00C3617F" w:rsidRPr="00C3617F" w:rsidRDefault="00C3617F" w:rsidP="00C3617F">
      <w:pPr>
        <w:spacing w:after="0" w:line="360" w:lineRule="auto"/>
        <w:jc w:val="center"/>
        <w:rPr>
          <w:rFonts w:ascii="Arial Nova Cond" w:hAnsi="Arial Nova Cond"/>
          <w:sz w:val="24"/>
          <w:szCs w:val="24"/>
        </w:rPr>
      </w:pPr>
      <w:commentRangeStart w:id="7"/>
      <w:r w:rsidRPr="00C3617F">
        <w:rPr>
          <w:rFonts w:ascii="Arial Nova Cond" w:hAnsi="Arial Nova Cond"/>
          <w:sz w:val="24"/>
          <w:szCs w:val="24"/>
        </w:rPr>
        <w:t>Patrícia Silveira Martins,</w:t>
      </w:r>
      <w:commentRangeEnd w:id="7"/>
      <w:r w:rsidR="00745DF4" w:rsidRPr="00C3617F">
        <w:rPr>
          <w:rStyle w:val="Refdecomentrio"/>
          <w:rFonts w:ascii="Arial Nova Cond" w:hAnsi="Arial Nova Cond"/>
          <w:sz w:val="24"/>
          <w:szCs w:val="24"/>
        </w:rPr>
        <w:commentReference w:id="7"/>
      </w:r>
      <w:r w:rsidRPr="00C3617F">
        <w:rPr>
          <w:rFonts w:ascii="Arial Nova Cond" w:hAnsi="Arial Nova Cond"/>
          <w:sz w:val="24"/>
          <w:szCs w:val="24"/>
        </w:rPr>
        <w:t xml:space="preserve"> Advogada</w:t>
      </w:r>
    </w:p>
    <w:p w14:paraId="575EB3C6" w14:textId="2D83DF91" w:rsidR="00CC1774" w:rsidRPr="000C14B7" w:rsidRDefault="00C3617F" w:rsidP="00C3617F">
      <w:pPr>
        <w:spacing w:after="0" w:line="360" w:lineRule="auto"/>
        <w:jc w:val="center"/>
        <w:rPr>
          <w:rFonts w:ascii="Arial Nova Cond" w:hAnsi="Arial Nova Cond"/>
          <w:sz w:val="24"/>
          <w:szCs w:val="24"/>
        </w:rPr>
      </w:pPr>
      <w:r w:rsidRPr="00C3617F">
        <w:rPr>
          <w:rFonts w:ascii="Arial Nova Cond" w:hAnsi="Arial Nova Cond"/>
          <w:sz w:val="24"/>
          <w:szCs w:val="24"/>
        </w:rPr>
        <w:t>OAB/SC</w:t>
      </w:r>
      <w:commentRangeStart w:id="8"/>
      <w:r w:rsidRPr="00C3617F">
        <w:rPr>
          <w:rFonts w:ascii="Arial Nova Cond" w:hAnsi="Arial Nova Cond"/>
          <w:sz w:val="24"/>
          <w:szCs w:val="24"/>
        </w:rPr>
        <w:t xml:space="preserve"> 73074</w:t>
      </w:r>
      <w:commentRangeEnd w:id="8"/>
      <w:r w:rsidR="00745DF4" w:rsidRPr="000C14B7">
        <w:rPr>
          <w:rStyle w:val="Refdecomentrio"/>
          <w:rFonts w:ascii="Arial Nova Cond" w:hAnsi="Arial Nova Cond"/>
          <w:sz w:val="24"/>
          <w:szCs w:val="24"/>
        </w:rPr>
        <w:commentReference w:id="8"/>
      </w:r>
    </w:p>
    <w:sectPr w:rsidR="00CC1774" w:rsidRPr="000C14B7" w:rsidSect="00541DD0">
      <w:headerReference w:type="default" r:id="rId11"/>
      <w:pgSz w:w="11906" w:h="16838"/>
      <w:pgMar w:top="2268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atricia Martins" w:date="2026-03-12T14:48:00Z" w:initials="PM">
    <w:p w14:paraId="78D673B8" w14:textId="77777777" w:rsidR="00745DF4" w:rsidRDefault="00745DF4" w:rsidP="00745DF4">
      <w:pPr>
        <w:pStyle w:val="Textodecomentrio"/>
      </w:pPr>
      <w:r>
        <w:rPr>
          <w:rStyle w:val="Refdecomentrio"/>
        </w:rPr>
        <w:annotationRef/>
      </w:r>
      <w:r>
        <w:t>Centralizado</w:t>
      </w:r>
    </w:p>
  </w:comment>
  <w:comment w:id="1" w:author="Patricia Martins" w:date="2026-03-12T14:49:00Z" w:initials="PM">
    <w:p w14:paraId="5F69F5A2" w14:textId="77777777" w:rsidR="00745DF4" w:rsidRDefault="00745DF4" w:rsidP="00745DF4">
      <w:pPr>
        <w:pStyle w:val="Textodecomentrio"/>
      </w:pPr>
      <w:r>
        <w:rPr>
          <w:rStyle w:val="Refdecomentrio"/>
        </w:rPr>
        <w:annotationRef/>
      </w:r>
      <w:r>
        <w:t>Espaço de 1,1, igual da linha abaixo</w:t>
      </w:r>
    </w:p>
  </w:comment>
  <w:comment w:id="2" w:author="Patricia Martins" w:date="2026-03-12T15:15:00Z" w:initials="PM">
    <w:p w14:paraId="29BDE947" w14:textId="77777777" w:rsidR="00833733" w:rsidRDefault="00833733" w:rsidP="00833733">
      <w:pPr>
        <w:pStyle w:val="Textodecomentrio"/>
      </w:pPr>
      <w:r>
        <w:rPr>
          <w:rStyle w:val="Refdecomentrio"/>
        </w:rPr>
        <w:annotationRef/>
      </w:r>
      <w:r>
        <w:t>Complementar mais os fatos. Ausente os fundamentos, enquadramento dos embargos de forma melhor explorado.</w:t>
      </w:r>
    </w:p>
    <w:p w14:paraId="1928B060" w14:textId="77777777" w:rsidR="00833733" w:rsidRDefault="00833733" w:rsidP="00833733">
      <w:pPr>
        <w:pStyle w:val="Textodecomentrio"/>
      </w:pPr>
      <w:r>
        <w:t>Exemplificar as penalidades, mora, juros, multa.</w:t>
      </w:r>
    </w:p>
  </w:comment>
  <w:comment w:id="4" w:author="Patricia Martins" w:date="2026-03-12T14:55:00Z" w:initials="PM">
    <w:p w14:paraId="6CCB46DD" w14:textId="77777777" w:rsidR="00745DF4" w:rsidRDefault="00745DF4" w:rsidP="00745DF4">
      <w:pPr>
        <w:pStyle w:val="Textodecomentrio"/>
      </w:pPr>
      <w:r>
        <w:rPr>
          <w:rStyle w:val="Refdecomentrio"/>
        </w:rPr>
        <w:annotationRef/>
      </w:r>
      <w:r>
        <w:t>Mesma coisa 1,1</w:t>
      </w:r>
    </w:p>
  </w:comment>
  <w:comment w:id="5" w:author="Patricia Martins" w:date="2026-03-12T14:56:00Z" w:initials="PM">
    <w:p w14:paraId="2510866D" w14:textId="77777777" w:rsidR="00745DF4" w:rsidRDefault="00745DF4" w:rsidP="00745DF4">
      <w:pPr>
        <w:pStyle w:val="Textodecomentrio"/>
      </w:pPr>
      <w:r>
        <w:rPr>
          <w:rStyle w:val="Refdecomentrio"/>
        </w:rPr>
        <w:annotationRef/>
      </w:r>
      <w:r>
        <w:t>Mesma coisa 1,1</w:t>
      </w:r>
    </w:p>
  </w:comment>
  <w:comment w:id="6" w:author="Patricia Martins" w:date="2026-03-12T14:57:00Z" w:initials="PM">
    <w:p w14:paraId="5C4F0167" w14:textId="77777777" w:rsidR="00745DF4" w:rsidRDefault="00745DF4" w:rsidP="00745DF4">
      <w:pPr>
        <w:pStyle w:val="Textodecomentrio"/>
      </w:pPr>
      <w:r>
        <w:rPr>
          <w:rStyle w:val="Refdecomentrio"/>
        </w:rPr>
        <w:annotationRef/>
      </w:r>
      <w:r>
        <w:t>1,1</w:t>
      </w:r>
    </w:p>
  </w:comment>
  <w:comment w:id="7" w:author="Patricia Martins" w:date="2026-03-12T14:57:00Z" w:initials="PM">
    <w:p w14:paraId="5D34BD5A" w14:textId="77777777" w:rsidR="00745DF4" w:rsidRDefault="00745DF4" w:rsidP="00745DF4">
      <w:pPr>
        <w:pStyle w:val="Textodecomentrio"/>
      </w:pPr>
      <w:r>
        <w:rPr>
          <w:rStyle w:val="Refdecomentrio"/>
        </w:rPr>
        <w:annotationRef/>
      </w:r>
      <w:r>
        <w:t>Pode trocar para o seu nome e registro</w:t>
      </w:r>
    </w:p>
  </w:comment>
  <w:comment w:id="8" w:author="Patricia Martins" w:date="2026-03-12T14:57:00Z" w:initials="PM">
    <w:p w14:paraId="0417269A" w14:textId="77777777" w:rsidR="00745DF4" w:rsidRDefault="00745DF4" w:rsidP="00745DF4">
      <w:pPr>
        <w:pStyle w:val="Textodecomentrio"/>
      </w:pPr>
      <w:r>
        <w:rPr>
          <w:rStyle w:val="Refdecomentrio"/>
        </w:rPr>
        <w:annotationRef/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D673B8" w15:done="0"/>
  <w15:commentEx w15:paraId="5F69F5A2" w15:done="0"/>
  <w15:commentEx w15:paraId="1928B060" w15:paraIdParent="5F69F5A2" w15:done="0"/>
  <w15:commentEx w15:paraId="6CCB46DD" w15:done="0"/>
  <w15:commentEx w15:paraId="2510866D" w15:done="0"/>
  <w15:commentEx w15:paraId="5C4F0167" w15:done="0"/>
  <w15:commentEx w15:paraId="5D34BD5A" w15:done="0"/>
  <w15:commentEx w15:paraId="0417269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66E183" w16cex:dateUtc="2026-03-12T17:48:00Z"/>
  <w16cex:commentExtensible w16cex:durableId="7F8F740A" w16cex:dateUtc="2026-03-12T17:49:00Z"/>
  <w16cex:commentExtensible w16cex:durableId="1EEF1671" w16cex:dateUtc="2026-03-12T18:15:00Z"/>
  <w16cex:commentExtensible w16cex:durableId="45E6DEC8" w16cex:dateUtc="2026-03-12T17:55:00Z"/>
  <w16cex:commentExtensible w16cex:durableId="58322BC9" w16cex:dateUtc="2026-03-12T17:56:00Z"/>
  <w16cex:commentExtensible w16cex:durableId="3B3AA8DC" w16cex:dateUtc="2026-03-12T17:57:00Z"/>
  <w16cex:commentExtensible w16cex:durableId="0ED07583" w16cex:dateUtc="2026-03-12T17:57:00Z"/>
  <w16cex:commentExtensible w16cex:durableId="71949B13" w16cex:dateUtc="2026-03-12T17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D673B8" w16cid:durableId="4666E183"/>
  <w16cid:commentId w16cid:paraId="5F69F5A2" w16cid:durableId="7F8F740A"/>
  <w16cid:commentId w16cid:paraId="1928B060" w16cid:durableId="1EEF1671"/>
  <w16cid:commentId w16cid:paraId="6CCB46DD" w16cid:durableId="45E6DEC8"/>
  <w16cid:commentId w16cid:paraId="2510866D" w16cid:durableId="58322BC9"/>
  <w16cid:commentId w16cid:paraId="5C4F0167" w16cid:durableId="3B3AA8DC"/>
  <w16cid:commentId w16cid:paraId="5D34BD5A" w16cid:durableId="0ED07583"/>
  <w16cid:commentId w16cid:paraId="0417269A" w16cid:durableId="71949B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271C6" w14:textId="77777777" w:rsidR="00C47CF8" w:rsidRDefault="00C47CF8" w:rsidP="00541DD0">
      <w:pPr>
        <w:spacing w:after="0" w:line="240" w:lineRule="auto"/>
      </w:pPr>
      <w:r>
        <w:separator/>
      </w:r>
    </w:p>
  </w:endnote>
  <w:endnote w:type="continuationSeparator" w:id="0">
    <w:p w14:paraId="629359FF" w14:textId="77777777" w:rsidR="00C47CF8" w:rsidRDefault="00C47CF8" w:rsidP="00541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8AB1D" w14:textId="77777777" w:rsidR="00C47CF8" w:rsidRDefault="00C47CF8" w:rsidP="00541DD0">
      <w:pPr>
        <w:spacing w:after="0" w:line="240" w:lineRule="auto"/>
      </w:pPr>
      <w:r>
        <w:separator/>
      </w:r>
    </w:p>
  </w:footnote>
  <w:footnote w:type="continuationSeparator" w:id="0">
    <w:p w14:paraId="5797B63D" w14:textId="77777777" w:rsidR="00C47CF8" w:rsidRDefault="00C47CF8" w:rsidP="00541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C8DC0" w14:textId="21774BA5" w:rsidR="00541DD0" w:rsidRDefault="00541DD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90A68C9" wp14:editId="4A2F542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0000" cy="10693702"/>
          <wp:effectExtent l="0" t="0" r="3175" b="0"/>
          <wp:wrapNone/>
          <wp:docPr id="136745939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936569" name="Imagem 14679365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7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A36856" w14:textId="77777777" w:rsidR="00541DD0" w:rsidRDefault="00541DD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E45"/>
    <w:multiLevelType w:val="multilevel"/>
    <w:tmpl w:val="E338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A49FE"/>
    <w:multiLevelType w:val="hybridMultilevel"/>
    <w:tmpl w:val="70E445A6"/>
    <w:lvl w:ilvl="0" w:tplc="AEAC9960">
      <w:start w:val="5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D6CE9"/>
    <w:multiLevelType w:val="hybridMultilevel"/>
    <w:tmpl w:val="EC3668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C5451"/>
    <w:multiLevelType w:val="multilevel"/>
    <w:tmpl w:val="0098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C0224"/>
    <w:multiLevelType w:val="multilevel"/>
    <w:tmpl w:val="842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C2382"/>
    <w:multiLevelType w:val="multilevel"/>
    <w:tmpl w:val="B8D0A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7410C3"/>
    <w:multiLevelType w:val="hybridMultilevel"/>
    <w:tmpl w:val="C36C9908"/>
    <w:lvl w:ilvl="0" w:tplc="0FD22B9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01450319">
    <w:abstractNumId w:val="5"/>
  </w:num>
  <w:num w:numId="2" w16cid:durableId="1797092238">
    <w:abstractNumId w:val="0"/>
  </w:num>
  <w:num w:numId="3" w16cid:durableId="1658612855">
    <w:abstractNumId w:val="4"/>
  </w:num>
  <w:num w:numId="4" w16cid:durableId="1883133310">
    <w:abstractNumId w:val="6"/>
  </w:num>
  <w:num w:numId="5" w16cid:durableId="1841461261">
    <w:abstractNumId w:val="1"/>
  </w:num>
  <w:num w:numId="6" w16cid:durableId="744227725">
    <w:abstractNumId w:val="2"/>
  </w:num>
  <w:num w:numId="7" w16cid:durableId="140918277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tricia Martins">
    <w15:presenceInfo w15:providerId="Windows Live" w15:userId="2e586b5f041899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B6"/>
    <w:rsid w:val="00015EFB"/>
    <w:rsid w:val="00021C55"/>
    <w:rsid w:val="00036F4D"/>
    <w:rsid w:val="00053E0E"/>
    <w:rsid w:val="0007617F"/>
    <w:rsid w:val="000C08B3"/>
    <w:rsid w:val="000C14B7"/>
    <w:rsid w:val="000D3BC4"/>
    <w:rsid w:val="000F3C28"/>
    <w:rsid w:val="00140861"/>
    <w:rsid w:val="001E2996"/>
    <w:rsid w:val="001F16B6"/>
    <w:rsid w:val="00206F5D"/>
    <w:rsid w:val="0026315F"/>
    <w:rsid w:val="002763FA"/>
    <w:rsid w:val="002A054E"/>
    <w:rsid w:val="002D33AA"/>
    <w:rsid w:val="002F06DA"/>
    <w:rsid w:val="003335BD"/>
    <w:rsid w:val="00350A5A"/>
    <w:rsid w:val="0037058D"/>
    <w:rsid w:val="003948FC"/>
    <w:rsid w:val="003A366A"/>
    <w:rsid w:val="003A7591"/>
    <w:rsid w:val="003D490F"/>
    <w:rsid w:val="003F3AE6"/>
    <w:rsid w:val="003F52CF"/>
    <w:rsid w:val="003F57B0"/>
    <w:rsid w:val="0041235F"/>
    <w:rsid w:val="0041793C"/>
    <w:rsid w:val="0043108F"/>
    <w:rsid w:val="0044372A"/>
    <w:rsid w:val="004448D6"/>
    <w:rsid w:val="00465ACB"/>
    <w:rsid w:val="004A6ADD"/>
    <w:rsid w:val="004E0A9B"/>
    <w:rsid w:val="004E446F"/>
    <w:rsid w:val="004E4DC5"/>
    <w:rsid w:val="00541DD0"/>
    <w:rsid w:val="00563CFF"/>
    <w:rsid w:val="005668C8"/>
    <w:rsid w:val="00583372"/>
    <w:rsid w:val="005B7A44"/>
    <w:rsid w:val="005D61EB"/>
    <w:rsid w:val="005E7788"/>
    <w:rsid w:val="005F698A"/>
    <w:rsid w:val="00621991"/>
    <w:rsid w:val="006466B8"/>
    <w:rsid w:val="006700F6"/>
    <w:rsid w:val="00680951"/>
    <w:rsid w:val="00686DDC"/>
    <w:rsid w:val="006A53B6"/>
    <w:rsid w:val="006B311B"/>
    <w:rsid w:val="006C1570"/>
    <w:rsid w:val="00726E98"/>
    <w:rsid w:val="007426F4"/>
    <w:rsid w:val="00745DF4"/>
    <w:rsid w:val="00746754"/>
    <w:rsid w:val="007555F5"/>
    <w:rsid w:val="00770092"/>
    <w:rsid w:val="00783BB1"/>
    <w:rsid w:val="00794FBE"/>
    <w:rsid w:val="007A1B65"/>
    <w:rsid w:val="007B51F1"/>
    <w:rsid w:val="007C1441"/>
    <w:rsid w:val="007D2132"/>
    <w:rsid w:val="007F23C4"/>
    <w:rsid w:val="00833733"/>
    <w:rsid w:val="00842CAD"/>
    <w:rsid w:val="00871218"/>
    <w:rsid w:val="008F10B1"/>
    <w:rsid w:val="00921737"/>
    <w:rsid w:val="009576EC"/>
    <w:rsid w:val="009677CD"/>
    <w:rsid w:val="00983AD8"/>
    <w:rsid w:val="00993FF5"/>
    <w:rsid w:val="009947AC"/>
    <w:rsid w:val="009C6B94"/>
    <w:rsid w:val="00A375E4"/>
    <w:rsid w:val="00A73D13"/>
    <w:rsid w:val="00AA1529"/>
    <w:rsid w:val="00AB018B"/>
    <w:rsid w:val="00AC654C"/>
    <w:rsid w:val="00AC6B9C"/>
    <w:rsid w:val="00AD3ACF"/>
    <w:rsid w:val="00AD48C8"/>
    <w:rsid w:val="00AF402E"/>
    <w:rsid w:val="00B011D5"/>
    <w:rsid w:val="00B24293"/>
    <w:rsid w:val="00B339D4"/>
    <w:rsid w:val="00B90919"/>
    <w:rsid w:val="00B9639E"/>
    <w:rsid w:val="00B96AFB"/>
    <w:rsid w:val="00BA25FC"/>
    <w:rsid w:val="00BD2DE0"/>
    <w:rsid w:val="00C03B13"/>
    <w:rsid w:val="00C061C2"/>
    <w:rsid w:val="00C14294"/>
    <w:rsid w:val="00C225DE"/>
    <w:rsid w:val="00C27ED8"/>
    <w:rsid w:val="00C3617F"/>
    <w:rsid w:val="00C47CF8"/>
    <w:rsid w:val="00C93395"/>
    <w:rsid w:val="00CC0EC1"/>
    <w:rsid w:val="00CC1774"/>
    <w:rsid w:val="00D356B3"/>
    <w:rsid w:val="00D40723"/>
    <w:rsid w:val="00D844B8"/>
    <w:rsid w:val="00DA415C"/>
    <w:rsid w:val="00DB23C8"/>
    <w:rsid w:val="00DC0E9A"/>
    <w:rsid w:val="00DD7535"/>
    <w:rsid w:val="00DE2E90"/>
    <w:rsid w:val="00DF5C99"/>
    <w:rsid w:val="00DF6340"/>
    <w:rsid w:val="00E0155C"/>
    <w:rsid w:val="00E238C1"/>
    <w:rsid w:val="00E40D62"/>
    <w:rsid w:val="00E5318B"/>
    <w:rsid w:val="00E875F2"/>
    <w:rsid w:val="00EC1503"/>
    <w:rsid w:val="00ED1AB8"/>
    <w:rsid w:val="00EE7F37"/>
    <w:rsid w:val="00F274C3"/>
    <w:rsid w:val="00F43969"/>
    <w:rsid w:val="00F63305"/>
    <w:rsid w:val="00F770D5"/>
    <w:rsid w:val="00F96347"/>
    <w:rsid w:val="00FD2D70"/>
    <w:rsid w:val="00F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D8F51"/>
  <w15:chartTrackingRefBased/>
  <w15:docId w15:val="{8060E4DB-4898-45BB-AC09-4519C749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1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1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1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1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1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1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1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1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1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1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1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1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16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16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16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16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16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16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1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1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1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1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1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16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16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16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1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16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16B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41D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1DD0"/>
  </w:style>
  <w:style w:type="paragraph" w:styleId="Rodap">
    <w:name w:val="footer"/>
    <w:basedOn w:val="Normal"/>
    <w:link w:val="RodapChar"/>
    <w:uiPriority w:val="99"/>
    <w:unhideWhenUsed/>
    <w:rsid w:val="00541D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41DD0"/>
  </w:style>
  <w:style w:type="character" w:styleId="Hyperlink">
    <w:name w:val="Hyperlink"/>
    <w:basedOn w:val="Fontepargpadro"/>
    <w:uiPriority w:val="99"/>
    <w:unhideWhenUsed/>
    <w:rsid w:val="00F4396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3969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745DF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5DF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5DF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5DF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5DF4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745D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615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Patricia Martins</cp:lastModifiedBy>
  <cp:revision>2</cp:revision>
  <cp:lastPrinted>2026-03-12T17:59:00Z</cp:lastPrinted>
  <dcterms:created xsi:type="dcterms:W3CDTF">2026-03-12T18:16:00Z</dcterms:created>
  <dcterms:modified xsi:type="dcterms:W3CDTF">2026-03-12T18:16:00Z</dcterms:modified>
</cp:coreProperties>
</file>